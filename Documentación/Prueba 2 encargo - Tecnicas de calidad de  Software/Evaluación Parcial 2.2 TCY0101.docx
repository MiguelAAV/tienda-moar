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E20E60" w14:textId="309FBE25" w:rsidR="00D023D4" w:rsidRDefault="143FCD42" w:rsidP="004C67D6">
      <w:pPr>
        <w:jc w:val="center"/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</w:pPr>
      <w:r w:rsidRPr="445994D0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 xml:space="preserve">Evaluación Parcial </w:t>
      </w:r>
      <w:r w:rsidR="39EF54D7" w:rsidRPr="445994D0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N°</w:t>
      </w:r>
      <w:r w:rsidR="004C67D6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2</w:t>
      </w:r>
    </w:p>
    <w:p w14:paraId="22DEDB80" w14:textId="77777777" w:rsidR="004C67D6" w:rsidRDefault="004C67D6" w:rsidP="004C67D6">
      <w:pPr>
        <w:jc w:val="center"/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</w:pPr>
    </w:p>
    <w:p w14:paraId="29BE4B55" w14:textId="0483C8D4" w:rsidR="143FCD42" w:rsidRDefault="004C67D6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004C67D6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REALIZANDO LAS PRUEBAS AL SISTEMA</w:t>
      </w:r>
    </w:p>
    <w:p w14:paraId="0322E6F7" w14:textId="77777777" w:rsidR="004C67D6" w:rsidRDefault="004C67D6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7866BBE5" w14:paraId="2DB76A09" w14:textId="77777777" w:rsidTr="29E79134">
        <w:trPr>
          <w:trHeight w:val="420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9EB5975" w14:textId="6C88F563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Ponderación</w:t>
            </w:r>
          </w:p>
        </w:tc>
      </w:tr>
      <w:tr w:rsidR="7866BBE5" w14:paraId="2CD22D4F" w14:textId="77777777" w:rsidTr="29E7913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27866E80" w:rsidR="29E79134" w:rsidRDefault="00D023D4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TCY0101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63250F66" w:rsidR="29E79134" w:rsidRDefault="00D023D4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Técnicas de Calidad de Software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2CAA6D58" w:rsidR="29E79134" w:rsidRDefault="00D023D4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 horas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7503261" w14:textId="2211AE94" w:rsidR="29E79134" w:rsidRDefault="00D023D4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20%</w:t>
            </w:r>
          </w:p>
        </w:tc>
      </w:tr>
    </w:tbl>
    <w:p w14:paraId="1338602E" w14:textId="4035B3A2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6B2A34D0" w14:textId="1147C8DF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0E5C8A1B" w14:textId="5A7C89B0" w:rsidR="143FCD42" w:rsidRDefault="05720DC1" w:rsidP="7866BBE5">
      <w:pPr>
        <w:spacing w:before="40" w:after="160" w:line="288" w:lineRule="auto"/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21978AD2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1. </w:t>
      </w:r>
      <w:r w:rsidRPr="21978AD2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Situación evaluativa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650"/>
        <w:gridCol w:w="1170"/>
        <w:gridCol w:w="705"/>
        <w:gridCol w:w="1755"/>
        <w:gridCol w:w="1065"/>
        <w:gridCol w:w="675"/>
        <w:gridCol w:w="1650"/>
      </w:tblGrid>
      <w:tr w:rsidR="00B776C4" w14:paraId="2B30871F" w14:textId="77777777" w:rsidTr="003F5065">
        <w:trPr>
          <w:trHeight w:val="585"/>
        </w:trPr>
        <w:tc>
          <w:tcPr>
            <w:tcW w:w="67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</w:tcPr>
          <w:p w14:paraId="17F88258" w14:textId="4448D9AD" w:rsidR="00B776C4" w:rsidRDefault="00B776C4" w:rsidP="00B776C4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</w:pPr>
          </w:p>
        </w:tc>
        <w:tc>
          <w:tcPr>
            <w:tcW w:w="16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262626" w:themeFill="text1" w:themeFillTint="D9"/>
            <w:tcMar>
              <w:left w:w="90" w:type="dxa"/>
              <w:right w:w="90" w:type="dxa"/>
            </w:tcMar>
            <w:vAlign w:val="center"/>
          </w:tcPr>
          <w:p w14:paraId="77140317" w14:textId="5B76E7DE" w:rsidR="00B776C4" w:rsidRDefault="00B776C4" w:rsidP="00B776C4">
            <w:pPr>
              <w:tabs>
                <w:tab w:val="left" w:pos="708"/>
              </w:tabs>
              <w:spacing w:before="120" w:after="120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Ejecución práctica</w:t>
            </w:r>
          </w:p>
        </w:tc>
        <w:tc>
          <w:tcPr>
            <w:tcW w:w="1170" w:type="dxa"/>
            <w:tcBorders>
              <w:top w:val="nil"/>
              <w:left w:val="single" w:sz="8" w:space="0" w:color="808080" w:themeColor="background1" w:themeShade="80"/>
              <w:bottom w:val="nil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558AAB7F" w14:textId="75DCE89E" w:rsidR="00B776C4" w:rsidRDefault="00B776C4" w:rsidP="00B776C4">
            <w:pPr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color w:val="FFFFFF" w:themeColor="background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70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7F5CD75F" w14:textId="1B6318BE" w:rsidR="00B776C4" w:rsidRDefault="00B776C4" w:rsidP="00B776C4">
            <w:pPr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 xml:space="preserve"> </w:t>
            </w:r>
            <w:r w:rsidR="00D023D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>X</w:t>
            </w:r>
          </w:p>
        </w:tc>
        <w:tc>
          <w:tcPr>
            <w:tcW w:w="175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262626" w:themeFill="text1" w:themeFillTint="D9"/>
            <w:tcMar>
              <w:left w:w="90" w:type="dxa"/>
              <w:right w:w="90" w:type="dxa"/>
            </w:tcMar>
            <w:vAlign w:val="center"/>
          </w:tcPr>
          <w:p w14:paraId="545A1860" w14:textId="077519FB" w:rsidR="00B776C4" w:rsidRDefault="00B776C4" w:rsidP="00B776C4">
            <w:pPr>
              <w:tabs>
                <w:tab w:val="left" w:pos="708"/>
              </w:tabs>
              <w:spacing w:before="120" w:after="120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Entrega de  encargo</w:t>
            </w:r>
          </w:p>
        </w:tc>
        <w:tc>
          <w:tcPr>
            <w:tcW w:w="1065" w:type="dxa"/>
            <w:tcBorders>
              <w:top w:val="nil"/>
              <w:left w:val="single" w:sz="8" w:space="0" w:color="808080" w:themeColor="background1" w:themeShade="80"/>
              <w:bottom w:val="nil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2BE60549" w14:textId="4649B594" w:rsidR="00B776C4" w:rsidRDefault="00B776C4" w:rsidP="00B776C4">
            <w:pPr>
              <w:tabs>
                <w:tab w:val="left" w:pos="708"/>
              </w:tabs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 xml:space="preserve">      </w:t>
            </w:r>
          </w:p>
        </w:tc>
        <w:tc>
          <w:tcPr>
            <w:tcW w:w="675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9409D3D" w14:textId="3C4E786B" w:rsidR="00B776C4" w:rsidRDefault="00B776C4" w:rsidP="00B776C4">
            <w:pPr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color w:val="FFFFFF" w:themeColor="background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90" w:type="dxa"/>
              <w:right w:w="90" w:type="dxa"/>
            </w:tcMar>
          </w:tcPr>
          <w:p w14:paraId="16F266D4" w14:textId="625A3FEC" w:rsidR="00B776C4" w:rsidRDefault="00B776C4" w:rsidP="00B776C4">
            <w:pPr>
              <w:tabs>
                <w:tab w:val="left" w:pos="708"/>
              </w:tabs>
              <w:spacing w:before="120" w:after="120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Presentación</w:t>
            </w:r>
          </w:p>
        </w:tc>
      </w:tr>
    </w:tbl>
    <w:p w14:paraId="260FDEAC" w14:textId="2BAC78C5" w:rsidR="7866BBE5" w:rsidRDefault="7866BBE5" w:rsidP="21978AD2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p w14:paraId="193BB04D" w14:textId="651E012E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3FDF99B" w14:textId="5A2FDA1F" w:rsidR="143FCD42" w:rsidRDefault="143FCD42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2. </w:t>
      </w:r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Agente evaluativo</w:t>
      </w:r>
    </w:p>
    <w:p w14:paraId="771F2D36" w14:textId="7047EEF5" w:rsidR="7866BBE5" w:rsidRDefault="7866BBE5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2160"/>
        <w:gridCol w:w="435"/>
        <w:gridCol w:w="555"/>
        <w:gridCol w:w="1980"/>
        <w:gridCol w:w="555"/>
        <w:gridCol w:w="555"/>
        <w:gridCol w:w="1980"/>
      </w:tblGrid>
      <w:tr w:rsidR="7866BBE5" w14:paraId="11A4E5C7" w14:textId="77777777" w:rsidTr="29E79134">
        <w:trPr>
          <w:trHeight w:val="300"/>
        </w:trPr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44C0FD6D" w14:textId="43B8F49C" w:rsidR="7866BBE5" w:rsidRDefault="00D023D4" w:rsidP="29E79134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51222D6D" w14:textId="75F090B7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Heteroevaluación</w:t>
            </w:r>
          </w:p>
        </w:tc>
        <w:tc>
          <w:tcPr>
            <w:tcW w:w="435" w:type="dxa"/>
            <w:tcBorders>
              <w:top w:val="nil"/>
              <w:left w:val="single" w:sz="6" w:space="0" w:color="808080" w:themeColor="background1" w:themeShade="80"/>
              <w:bottom w:val="nil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62790431" w14:textId="5FC75190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4CAA7D73" w14:textId="0B33DF08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7B8B89DC" w14:textId="3B3AE41E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Coevaluación</w:t>
            </w:r>
          </w:p>
        </w:tc>
        <w:tc>
          <w:tcPr>
            <w:tcW w:w="555" w:type="dxa"/>
            <w:tcBorders>
              <w:top w:val="nil"/>
              <w:left w:val="single" w:sz="6" w:space="0" w:color="808080" w:themeColor="background1" w:themeShade="80"/>
              <w:bottom w:val="nil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4E78B7B0" w14:textId="5043B5A7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7C7229C7" w14:textId="7D45BA43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16EA1435" w14:textId="0D60E0B1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Autoevaluación</w:t>
            </w:r>
          </w:p>
        </w:tc>
      </w:tr>
    </w:tbl>
    <w:p w14:paraId="7E71A7F8" w14:textId="55D4E7CB" w:rsidR="7866BBE5" w:rsidRDefault="7866BBE5" w:rsidP="7866BBE5">
      <w:pPr>
        <w:spacing w:after="120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222CDD2" w14:textId="77777777" w:rsidR="000C5C59" w:rsidRDefault="000C5C59">
      <w:pPr>
        <w:spacing w:after="160" w:line="259" w:lineRule="auto"/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br w:type="page"/>
      </w:r>
    </w:p>
    <w:p w14:paraId="72222643" w14:textId="6BE3D694" w:rsidR="143FCD42" w:rsidRDefault="143FCD42" w:rsidP="7866BBE5">
      <w:pP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 xml:space="preserve">3. </w:t>
      </w:r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Tabla de Especificaciones</w:t>
      </w:r>
    </w:p>
    <w:p w14:paraId="1EABDB69" w14:textId="77777777" w:rsidR="00B776C4" w:rsidRDefault="00B776C4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3828"/>
        <w:gridCol w:w="4022"/>
        <w:gridCol w:w="1425"/>
        <w:gridCol w:w="1425"/>
      </w:tblGrid>
      <w:tr w:rsidR="7866BBE5" w14:paraId="5764F57C" w14:textId="77777777" w:rsidTr="0426FF2F">
        <w:trPr>
          <w:trHeight w:val="390"/>
        </w:trPr>
        <w:tc>
          <w:tcPr>
            <w:tcW w:w="226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97724A7" w14:textId="472F42E5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Resultado de Aprendizaje</w:t>
            </w:r>
          </w:p>
        </w:tc>
        <w:tc>
          <w:tcPr>
            <w:tcW w:w="382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55C17924" w14:textId="5DD5CBF6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Logro (IL)</w:t>
            </w:r>
          </w:p>
        </w:tc>
        <w:tc>
          <w:tcPr>
            <w:tcW w:w="40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BA103D1" w14:textId="14F87F42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Evaluación (IE)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47DEDDD" w14:textId="0F40B40A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Logro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59C4BF1B" w14:textId="3DCAB8D8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de Evaluación</w:t>
            </w:r>
          </w:p>
        </w:tc>
      </w:tr>
      <w:tr w:rsidR="00D62561" w14:paraId="37C739EF" w14:textId="77777777" w:rsidTr="00F71DAE">
        <w:trPr>
          <w:trHeight w:val="1011"/>
        </w:trPr>
        <w:tc>
          <w:tcPr>
            <w:tcW w:w="2260" w:type="dxa"/>
            <w:vMerge w:val="restart"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DC60A07" w14:textId="33A8FB41" w:rsidR="00D62561" w:rsidRPr="001158F4" w:rsidRDefault="00D62561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RA2. Aplica los frameworks más recomendados de la industria, para analizar el software y evaluar su nivel de calidad.</w:t>
            </w:r>
          </w:p>
        </w:tc>
        <w:tc>
          <w:tcPr>
            <w:tcW w:w="382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70FF6E6" w14:textId="4882B0D8" w:rsidR="00D62561" w:rsidRPr="001F5054" w:rsidRDefault="00D62561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hAnsi="Arial" w:cs="Arial"/>
                <w:color w:val="auto"/>
              </w:rPr>
              <w:t>2.2. Realiza inspección del código fuente a través de herramientas de análisis de código estático, para identificar problemas de calidad en el software.</w:t>
            </w:r>
          </w:p>
        </w:tc>
        <w:tc>
          <w:tcPr>
            <w:tcW w:w="40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F4DC258" w14:textId="44973290" w:rsidR="00D62561" w:rsidRPr="001F5054" w:rsidRDefault="00A36895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hAnsi="Arial" w:cs="Arial"/>
                <w:color w:val="auto"/>
              </w:rPr>
              <w:t>1</w:t>
            </w:r>
            <w:r w:rsidR="00D62561" w:rsidRPr="001F5054">
              <w:rPr>
                <w:rFonts w:ascii="Arial" w:hAnsi="Arial" w:cs="Arial"/>
                <w:color w:val="auto"/>
              </w:rPr>
              <w:t>. Realiza inspección del código fuente a través de herramientas de análisis de código estático, para identificar problemas de calidad en el software.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5FBBFC8" w14:textId="45E2A988" w:rsidR="00D62561" w:rsidRDefault="00D62561" w:rsidP="008A3E94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BDE120D" w14:textId="238EB1A1" w:rsidR="00D62561" w:rsidRDefault="00D62561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20%</w:t>
            </w:r>
          </w:p>
        </w:tc>
      </w:tr>
      <w:tr w:rsidR="008A3E94" w14:paraId="551B92EA" w14:textId="77777777" w:rsidTr="00F71DAE">
        <w:trPr>
          <w:trHeight w:val="300"/>
        </w:trPr>
        <w:tc>
          <w:tcPr>
            <w:tcW w:w="2260" w:type="dxa"/>
            <w:vMerge/>
            <w:tcMar>
              <w:left w:w="105" w:type="dxa"/>
              <w:right w:w="105" w:type="dxa"/>
            </w:tcMar>
            <w:vAlign w:val="center"/>
          </w:tcPr>
          <w:p w14:paraId="7507CD26" w14:textId="45FE1B18" w:rsidR="008A3E94" w:rsidRPr="001158F4" w:rsidRDefault="008A3E94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</w:tc>
        <w:tc>
          <w:tcPr>
            <w:tcW w:w="382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F47A1B" w14:textId="3DAE2961" w:rsidR="008A3E94" w:rsidRPr="001F5054" w:rsidRDefault="008A3E94" w:rsidP="00F71DAE">
            <w:pPr>
              <w:tabs>
                <w:tab w:val="left" w:pos="1164"/>
              </w:tabs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eastAsia="Arial" w:hAnsi="Arial" w:cs="Arial"/>
                <w:color w:val="auto"/>
              </w:rPr>
              <w:t>2.3. Desarrolla pruebas unitarias efectivas, con frameworks JUnit, NUnit y Unittest, para validar por separado el funcionamiento de cada parte del software.</w:t>
            </w:r>
          </w:p>
        </w:tc>
        <w:tc>
          <w:tcPr>
            <w:tcW w:w="40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762F4D5" w14:textId="5A1052C8" w:rsidR="008A3E94" w:rsidRPr="001F5054" w:rsidRDefault="00A36895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eastAsia="Arial" w:hAnsi="Arial" w:cs="Arial"/>
                <w:color w:val="auto"/>
              </w:rPr>
              <w:t>2</w:t>
            </w:r>
            <w:r w:rsidR="008A3E94" w:rsidRPr="001F5054">
              <w:rPr>
                <w:rFonts w:ascii="Arial" w:eastAsia="Arial" w:hAnsi="Arial" w:cs="Arial"/>
                <w:color w:val="auto"/>
              </w:rPr>
              <w:t>. Desarrolla pruebas unitarias efectivas, con frameworks JUnit, NUnit y Unittest, para validar por separado el funcionamiento de cada parte del software.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88EBD2D" w14:textId="575A7FB8" w:rsidR="008A3E94" w:rsidRDefault="00D62561" w:rsidP="008A3E94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0C5D872" w14:textId="331DF35A" w:rsidR="008A3E94" w:rsidRDefault="008A3E94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20%</w:t>
            </w:r>
          </w:p>
        </w:tc>
      </w:tr>
      <w:tr w:rsidR="008A3E94" w14:paraId="6AB60010" w14:textId="77777777" w:rsidTr="00F71DAE">
        <w:trPr>
          <w:trHeight w:val="300"/>
        </w:trPr>
        <w:tc>
          <w:tcPr>
            <w:tcW w:w="2260" w:type="dxa"/>
            <w:vMerge/>
            <w:tcMar>
              <w:left w:w="105" w:type="dxa"/>
              <w:right w:w="105" w:type="dxa"/>
            </w:tcMar>
            <w:vAlign w:val="center"/>
          </w:tcPr>
          <w:p w14:paraId="779DBADA" w14:textId="4451E555" w:rsidR="008A3E94" w:rsidRPr="001158F4" w:rsidRDefault="008A3E94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</w:p>
        </w:tc>
        <w:tc>
          <w:tcPr>
            <w:tcW w:w="382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15572BE" w14:textId="3BE6F61F" w:rsidR="008A3E94" w:rsidRPr="001F5054" w:rsidRDefault="008A3E94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hAnsi="Arial" w:cs="Arial"/>
                <w:color w:val="auto"/>
                <w:shd w:val="clear" w:color="auto" w:fill="FFFFFF"/>
              </w:rPr>
              <w:t>2.4. Utiliza herramientas de análisis de vulnerabilidades para ejecutar pruebas de seguridad de la aplicación, verificando su nivel de calidad.</w:t>
            </w:r>
          </w:p>
        </w:tc>
        <w:tc>
          <w:tcPr>
            <w:tcW w:w="40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D65C5E3" w14:textId="469081AC" w:rsidR="008A3E94" w:rsidRPr="001F5054" w:rsidRDefault="00A36895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hAnsi="Arial" w:cs="Arial"/>
                <w:color w:val="auto"/>
                <w:shd w:val="clear" w:color="auto" w:fill="FFFFFF"/>
              </w:rPr>
              <w:t>3</w:t>
            </w:r>
            <w:r w:rsidR="008A3E94" w:rsidRPr="001F5054">
              <w:rPr>
                <w:rFonts w:ascii="Arial" w:hAnsi="Arial" w:cs="Arial"/>
                <w:color w:val="auto"/>
                <w:shd w:val="clear" w:color="auto" w:fill="FFFFFF"/>
              </w:rPr>
              <w:t>. Utiliza herramientas de análisis de vulnerabilidades para ejecutar pruebas de seguridad de la aplicación, verificando su nivel de calidad.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495ED33" w14:textId="3441448E" w:rsidR="008A3E94" w:rsidRDefault="00D62561" w:rsidP="008A3E94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25%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DF0CFD0" w14:textId="10564559" w:rsidR="008A3E94" w:rsidRDefault="00D62561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25</w:t>
            </w:r>
            <w:r w:rsidR="008A3E9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</w:tr>
      <w:tr w:rsidR="00D62561" w14:paraId="25DD5FF7" w14:textId="77777777" w:rsidTr="00F71DAE">
        <w:trPr>
          <w:trHeight w:val="634"/>
        </w:trPr>
        <w:tc>
          <w:tcPr>
            <w:tcW w:w="2260" w:type="dxa"/>
            <w:vMerge/>
            <w:tcMar>
              <w:left w:w="105" w:type="dxa"/>
              <w:right w:w="105" w:type="dxa"/>
            </w:tcMar>
            <w:vAlign w:val="center"/>
          </w:tcPr>
          <w:p w14:paraId="7D03D9A3" w14:textId="77777777" w:rsidR="00D62561" w:rsidRPr="001158F4" w:rsidRDefault="00D62561" w:rsidP="00F71DAE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828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7C1505B" w14:textId="20DE8AF2" w:rsidR="00D62561" w:rsidRPr="001F5054" w:rsidRDefault="00D62561" w:rsidP="00F71DAE">
            <w:pPr>
              <w:jc w:val="both"/>
              <w:rPr>
                <w:rFonts w:ascii="Arial" w:hAnsi="Arial" w:cs="Arial"/>
                <w:color w:val="auto"/>
              </w:rPr>
            </w:pPr>
            <w:r w:rsidRPr="001F5054">
              <w:rPr>
                <w:rFonts w:ascii="Arial" w:hAnsi="Arial" w:cs="Arial"/>
                <w:color w:val="auto"/>
                <w:shd w:val="clear" w:color="auto" w:fill="FFFFFF"/>
              </w:rPr>
              <w:t>2.5. Ejecuta procesos de validación para que el software responda de manera rápida y eficiente ante la demanda esperada, utilizando pruebas de carga y estrés, para garantizar su funcionalidad en todos sus niveles.</w:t>
            </w:r>
          </w:p>
        </w:tc>
        <w:tc>
          <w:tcPr>
            <w:tcW w:w="40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347C90" w14:textId="717751DD" w:rsidR="00D62561" w:rsidRPr="001F5054" w:rsidRDefault="00A36895" w:rsidP="00F71DAE">
            <w:pPr>
              <w:jc w:val="both"/>
              <w:rPr>
                <w:rFonts w:ascii="Arial" w:eastAsia="Arial" w:hAnsi="Arial" w:cs="Arial"/>
                <w:color w:val="auto"/>
              </w:rPr>
            </w:pPr>
            <w:r w:rsidRPr="001F5054">
              <w:rPr>
                <w:rFonts w:ascii="Arial" w:hAnsi="Arial" w:cs="Arial"/>
                <w:color w:val="auto"/>
                <w:shd w:val="clear" w:color="auto" w:fill="FFFFFF"/>
              </w:rPr>
              <w:t>4</w:t>
            </w:r>
            <w:r w:rsidR="00D62561" w:rsidRPr="001F5054">
              <w:rPr>
                <w:rFonts w:ascii="Arial" w:hAnsi="Arial" w:cs="Arial"/>
                <w:color w:val="auto"/>
                <w:shd w:val="clear" w:color="auto" w:fill="FFFFFF"/>
              </w:rPr>
              <w:t xml:space="preserve">. Ejecuta pruebas de carga y estrés, para garantizar la funcionalidad del software </w:t>
            </w:r>
            <w:r w:rsidR="003130B9" w:rsidRPr="001F5054">
              <w:rPr>
                <w:rFonts w:ascii="Arial" w:hAnsi="Arial" w:cs="Arial"/>
                <w:color w:val="auto"/>
                <w:shd w:val="clear" w:color="auto" w:fill="FFFFFF"/>
              </w:rPr>
              <w:t xml:space="preserve">y la experiencia de usuario </w:t>
            </w:r>
            <w:r w:rsidR="00D62561" w:rsidRPr="001F5054">
              <w:rPr>
                <w:rFonts w:ascii="Arial" w:hAnsi="Arial" w:cs="Arial"/>
                <w:color w:val="auto"/>
                <w:shd w:val="clear" w:color="auto" w:fill="FFFFFF"/>
              </w:rPr>
              <w:t>en todos sus niveles.</w:t>
            </w:r>
          </w:p>
        </w:tc>
        <w:tc>
          <w:tcPr>
            <w:tcW w:w="142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27F97F6" w14:textId="5DCEFB65" w:rsidR="00D62561" w:rsidRDefault="00D62561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35%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EC0CF4B" w14:textId="1B61A8BE" w:rsidR="00D62561" w:rsidRDefault="00D62561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20%</w:t>
            </w:r>
          </w:p>
        </w:tc>
      </w:tr>
      <w:tr w:rsidR="00D62561" w14:paraId="77A286AC" w14:textId="77777777" w:rsidTr="00F71DAE">
        <w:trPr>
          <w:trHeight w:val="633"/>
        </w:trPr>
        <w:tc>
          <w:tcPr>
            <w:tcW w:w="2260" w:type="dxa"/>
            <w:vMerge/>
            <w:tcMar>
              <w:left w:w="105" w:type="dxa"/>
              <w:right w:w="105" w:type="dxa"/>
            </w:tcMar>
            <w:vAlign w:val="center"/>
          </w:tcPr>
          <w:p w14:paraId="78D6DFAD" w14:textId="77777777" w:rsidR="00D62561" w:rsidRPr="001158F4" w:rsidRDefault="00D62561" w:rsidP="00F71DAE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828" w:type="dxa"/>
            <w:vMerge/>
            <w:tcMar>
              <w:left w:w="105" w:type="dxa"/>
              <w:right w:w="105" w:type="dxa"/>
            </w:tcMar>
            <w:vAlign w:val="center"/>
          </w:tcPr>
          <w:p w14:paraId="664FF85D" w14:textId="77777777" w:rsidR="00D62561" w:rsidRPr="001F5054" w:rsidRDefault="00D62561" w:rsidP="00F71DAE">
            <w:pPr>
              <w:jc w:val="both"/>
              <w:rPr>
                <w:rFonts w:ascii="Arial" w:hAnsi="Arial" w:cs="Arial"/>
                <w:color w:val="auto"/>
                <w:shd w:val="clear" w:color="auto" w:fill="FFFFFF"/>
                <w:rPrChange w:id="0" w:author="Felipe Nova R." w:date="2024-01-10T16:11:00Z">
                  <w:rPr>
                    <w:rFonts w:ascii="Arial" w:hAnsi="Arial" w:cs="Arial"/>
                    <w:shd w:val="clear" w:color="auto" w:fill="FFFFFF"/>
                  </w:rPr>
                </w:rPrChange>
              </w:rPr>
            </w:pPr>
          </w:p>
        </w:tc>
        <w:tc>
          <w:tcPr>
            <w:tcW w:w="40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4F80631" w14:textId="7CE87795" w:rsidR="00D62561" w:rsidRPr="001F5054" w:rsidRDefault="00A36895" w:rsidP="00F71DAE">
            <w:pPr>
              <w:jc w:val="both"/>
              <w:rPr>
                <w:rFonts w:ascii="Arial" w:hAnsi="Arial" w:cs="Arial"/>
                <w:color w:val="auto"/>
                <w:shd w:val="clear" w:color="auto" w:fill="FFFFFF"/>
              </w:rPr>
            </w:pPr>
            <w:r w:rsidRPr="001F5054">
              <w:rPr>
                <w:rFonts w:ascii="Arial" w:hAnsi="Arial" w:cs="Arial"/>
                <w:color w:val="auto"/>
                <w:shd w:val="clear" w:color="auto" w:fill="FFFFFF"/>
              </w:rPr>
              <w:t>5</w:t>
            </w:r>
            <w:r w:rsidR="00D62561" w:rsidRPr="001F5054">
              <w:rPr>
                <w:rFonts w:ascii="Arial" w:hAnsi="Arial" w:cs="Arial"/>
                <w:color w:val="auto"/>
                <w:shd w:val="clear" w:color="auto" w:fill="FFFFFF"/>
              </w:rPr>
              <w:t xml:space="preserve">. Presenta </w:t>
            </w:r>
            <w:r w:rsidR="00D62561" w:rsidRPr="001F5054">
              <w:rPr>
                <w:rStyle w:val="normaltextrun"/>
                <w:rFonts w:ascii="Arial" w:hAnsi="Arial" w:cs="Arial"/>
                <w:color w:val="auto"/>
                <w:shd w:val="clear" w:color="auto" w:fill="FFFFFF"/>
              </w:rPr>
              <w:t>conclusiones obtenidas del proceso de testing, apoyadas en el uso de las herramientas de calidad de software.</w:t>
            </w:r>
          </w:p>
        </w:tc>
        <w:tc>
          <w:tcPr>
            <w:tcW w:w="1425" w:type="dxa"/>
            <w:vMerge/>
            <w:tcMar>
              <w:left w:w="105" w:type="dxa"/>
              <w:right w:w="105" w:type="dxa"/>
            </w:tcMar>
            <w:vAlign w:val="center"/>
          </w:tcPr>
          <w:p w14:paraId="5D23332C" w14:textId="5F06C03D" w:rsidR="00D62561" w:rsidRDefault="00D62561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25" w:type="dxa"/>
            <w:tcBorders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0AA1AE25" w14:textId="78A72B37" w:rsidR="00D62561" w:rsidRDefault="00D62561" w:rsidP="008A3E94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15%</w:t>
            </w:r>
          </w:p>
        </w:tc>
      </w:tr>
      <w:tr w:rsidR="7866BBE5" w14:paraId="63083FA8" w14:textId="77777777" w:rsidTr="0426FF2F">
        <w:trPr>
          <w:trHeight w:val="300"/>
        </w:trPr>
        <w:tc>
          <w:tcPr>
            <w:tcW w:w="10110" w:type="dxa"/>
            <w:gridSpan w:val="3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4B1962FD" w14:textId="5F6732CB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7684B4B8" w14:textId="4BEA2E51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100%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1F6166C6" w14:textId="4D0867E5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100%</w:t>
            </w:r>
          </w:p>
        </w:tc>
      </w:tr>
    </w:tbl>
    <w:p w14:paraId="41330B7D" w14:textId="2ECF1250" w:rsidR="143FCD42" w:rsidRDefault="143FCD42" w:rsidP="7866BBE5">
      <w:pPr>
        <w:pStyle w:val="Piedepgina"/>
        <w:tabs>
          <w:tab w:val="clear" w:pos="4419"/>
          <w:tab w:val="clear" w:pos="8838"/>
        </w:tabs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r w:rsidRPr="7866BBE5">
        <w:rPr>
          <w:rFonts w:ascii="Arial" w:eastAsia="Arial" w:hAnsi="Arial" w:cs="Arial"/>
          <w:color w:val="000000" w:themeColor="text1"/>
        </w:rPr>
        <w:t xml:space="preserve"> </w:t>
      </w:r>
      <w:r w:rsidRPr="7866BBE5">
        <w:rPr>
          <w:rFonts w:ascii="Arial" w:eastAsia="Arial" w:hAnsi="Arial" w:cs="Arial"/>
          <w:color w:val="000000" w:themeColor="text1"/>
        </w:rPr>
        <w:br w:type="page"/>
      </w:r>
    </w:p>
    <w:p w14:paraId="373E0194" w14:textId="24545B95" w:rsidR="143FCD42" w:rsidRDefault="143FCD42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 xml:space="preserve">4. </w:t>
      </w:r>
      <w:bookmarkStart w:id="1" w:name="_Hlk142912341"/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Instrucciones </w:t>
      </w:r>
      <w:r w:rsidR="000C5C59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generales </w:t>
      </w:r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para el/la estudiante</w:t>
      </w:r>
      <w:bookmarkEnd w:id="1"/>
    </w:p>
    <w:p w14:paraId="55B26739" w14:textId="302D8A9E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14:paraId="2A68794E" w14:textId="77777777" w:rsidTr="0426FF2F">
        <w:trPr>
          <w:trHeight w:val="300"/>
        </w:trPr>
        <w:tc>
          <w:tcPr>
            <w:tcW w:w="12990" w:type="dxa"/>
          </w:tcPr>
          <w:p w14:paraId="70551547" w14:textId="54707A9F" w:rsidR="13685D10" w:rsidRPr="00B776C4" w:rsidRDefault="13685D10" w:rsidP="0715031E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Esta es una evaluación que corresponde a una </w:t>
            </w:r>
            <w:r w:rsidR="001158F4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  <w:lang w:val="es-CL"/>
              </w:rPr>
              <w:t>entrega de encargo sin presentación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y tiene un </w:t>
            </w:r>
            <w:r w:rsidR="001158F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2</w:t>
            </w:r>
            <w:r w:rsidR="00D6256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5</w:t>
            </w:r>
            <w:r w:rsidRPr="00B776C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%</w:t>
            </w:r>
            <w:r w:rsidRPr="00B776C4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</w:t>
            </w:r>
            <w:r w:rsidRPr="00B776C4">
              <w:rPr>
                <w:rFonts w:ascii="Arial" w:eastAsia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ponderación</w:t>
            </w:r>
            <w:r w:rsidRPr="00B776C4">
              <w:rPr>
                <w:rFonts w:ascii="Arial" w:eastAsia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sobre la nota </w:t>
            </w:r>
            <w:r w:rsidR="00B776C4"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de las evaluaciones parciales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5D5CB85" w14:textId="3A3F33D6" w:rsidR="0715031E" w:rsidRPr="00B776C4" w:rsidRDefault="0715031E" w:rsidP="0715031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2180599D" w14:textId="03A7DF57" w:rsidR="13685D10" w:rsidRPr="00B776C4" w:rsidRDefault="13685D10" w:rsidP="0715031E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</w:t>
            </w:r>
            <w:r w:rsidRPr="5FCB7D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tiempo</w:t>
            </w: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desarrollar esta evaluación es de </w:t>
            </w:r>
            <w:r w:rsidR="001158F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2 horas</w:t>
            </w: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se realiza </w:t>
            </w:r>
            <w:r w:rsidR="001158F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</w:t>
            </w:r>
            <w:r w:rsidR="001158F4" w:rsidRPr="001158F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parejas</w:t>
            </w:r>
            <w:r w:rsidR="001158F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en sala de computación.</w:t>
            </w:r>
            <w:r w:rsidRPr="5FCB7D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3A778032" w14:textId="7782B96C" w:rsidR="0715031E" w:rsidRPr="00B776C4" w:rsidRDefault="0715031E" w:rsidP="0715031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9964A63" w14:textId="7F604A55" w:rsidR="0715031E" w:rsidRDefault="124DF84C" w:rsidP="60F7D5D5">
            <w:pPr>
              <w:tabs>
                <w:tab w:val="center" w:pos="4419"/>
                <w:tab w:val="right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Esta evaluación consiste en la entrega de un informe escrito, </w:t>
            </w:r>
            <w:r w:rsidR="27C8AD8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que debe </w:t>
            </w:r>
            <w:r w:rsidR="0D77AB9B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seguir el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formato entregado,</w:t>
            </w:r>
            <w:r w:rsidR="27C8AD8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el cual se documentará</w:t>
            </w:r>
            <w:r w:rsidR="00D62561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la ejecución de diversas pruebas de calidad al software definido, usando herramientas de testing y registrando los resultados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 Recuerda que debes trabajar sobre el software o aplicación de elección propia</w:t>
            </w:r>
            <w:r w:rsidR="27C8AD8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que debe ser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validada por el/la docente</w:t>
            </w:r>
            <w:r w:rsidR="27C8AD8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718A6866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la asignatura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la semana 2. Este </w:t>
            </w:r>
            <w:r w:rsidR="00D62561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paso es clave 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para la verificación de calidad de tu software, y</w:t>
            </w:r>
            <w:r w:rsidR="00D62561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 que a través del análisis de los resultados de las pruebas podrás encontrar oportunidades de mejora y seguir puliendo tu aplicación.</w:t>
            </w:r>
          </w:p>
          <w:p w14:paraId="78758D2F" w14:textId="50A1B5BD" w:rsidR="00015A14" w:rsidRDefault="00015A14" w:rsidP="0426FF2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160B7AAA" w14:textId="03C3AF3D" w:rsidR="7866BBE5" w:rsidRDefault="7866BBE5" w:rsidP="0027262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</w:tc>
      </w:tr>
    </w:tbl>
    <w:p w14:paraId="404CD8BD" w14:textId="60F69E81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A50788B" w14:textId="6A1BD61A" w:rsidR="0426FF2F" w:rsidRDefault="0426FF2F" w:rsidP="0426FF2F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1885449" w14:textId="7349B51F" w:rsidR="0426FF2F" w:rsidRDefault="0426FF2F" w:rsidP="0426FF2F">
      <w:pPr>
        <w:rPr>
          <w:ins w:id="2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39717BD" w14:textId="7AEE85B5" w:rsidR="0426FF2F" w:rsidRDefault="0426FF2F" w:rsidP="0426FF2F">
      <w:pPr>
        <w:rPr>
          <w:ins w:id="3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1BAFE07D" w14:textId="451CA647" w:rsidR="0426FF2F" w:rsidRDefault="0426FF2F" w:rsidP="0426FF2F">
      <w:pPr>
        <w:rPr>
          <w:ins w:id="4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4A367302" w14:textId="39BF4818" w:rsidR="0426FF2F" w:rsidRDefault="0426FF2F" w:rsidP="0426FF2F">
      <w:pPr>
        <w:rPr>
          <w:ins w:id="5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61A67515" w14:textId="2A623E7B" w:rsidR="0426FF2F" w:rsidRDefault="0426FF2F" w:rsidP="0426FF2F">
      <w:pPr>
        <w:rPr>
          <w:ins w:id="6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31F0F1BE" w14:textId="3DF4919C" w:rsidR="0426FF2F" w:rsidRDefault="0426FF2F" w:rsidP="0426FF2F">
      <w:pPr>
        <w:rPr>
          <w:ins w:id="7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57FC24F" w14:textId="21D1E3C3" w:rsidR="0426FF2F" w:rsidRDefault="0426FF2F" w:rsidP="0426FF2F">
      <w:pPr>
        <w:rPr>
          <w:ins w:id="8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3E31D316" w14:textId="296FB2E3" w:rsidR="0426FF2F" w:rsidRDefault="0426FF2F" w:rsidP="0426FF2F">
      <w:pPr>
        <w:rPr>
          <w:ins w:id="9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47BB5278" w14:textId="6FF87203" w:rsidR="0426FF2F" w:rsidRDefault="0426FF2F" w:rsidP="0426FF2F">
      <w:pPr>
        <w:rPr>
          <w:ins w:id="10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042301FE" w14:textId="2494FD2D" w:rsidR="0426FF2F" w:rsidRDefault="0426FF2F" w:rsidP="0426FF2F">
      <w:pPr>
        <w:rPr>
          <w:ins w:id="11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E09758F" w14:textId="6591BE92" w:rsidR="0426FF2F" w:rsidRDefault="0426FF2F" w:rsidP="0426FF2F">
      <w:pPr>
        <w:rPr>
          <w:ins w:id="12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09197279" w14:textId="29A4E99E" w:rsidR="0426FF2F" w:rsidRDefault="0426FF2F" w:rsidP="0426FF2F">
      <w:pPr>
        <w:rPr>
          <w:ins w:id="13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16471ADC" w14:textId="742DACC3" w:rsidR="0426FF2F" w:rsidRDefault="0426FF2F" w:rsidP="0426FF2F">
      <w:pPr>
        <w:rPr>
          <w:ins w:id="14" w:author="Felipe Nova R." w:date="2024-01-10T19:42:00Z"/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EBE5139" w14:textId="025E1A86" w:rsidR="0426FF2F" w:rsidRDefault="0426FF2F" w:rsidP="0426FF2F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0794535" w14:textId="224435A9" w:rsidR="0426FF2F" w:rsidRDefault="0426FF2F" w:rsidP="0426FF2F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9B9307B" w14:textId="425B4EBA" w:rsidR="0426FF2F" w:rsidRDefault="0426FF2F" w:rsidP="0426FF2F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F33E935" w14:textId="49554321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594A7428" w14:textId="77777777" w:rsidR="00F71DAE" w:rsidRDefault="00F71DAE" w:rsidP="000C5C59">
      <w:pP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</w:pPr>
    </w:p>
    <w:p w14:paraId="5385F711" w14:textId="7D7B42F9" w:rsidR="000C5C59" w:rsidRDefault="000C5C59" w:rsidP="000C5C59">
      <w:pP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5</w:t>
      </w: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0C5C59" w14:paraId="2320F59F" w14:textId="77777777" w:rsidTr="0426FF2F">
        <w:tc>
          <w:tcPr>
            <w:tcW w:w="12994" w:type="dxa"/>
          </w:tcPr>
          <w:p w14:paraId="008C8CC5" w14:textId="379A339E" w:rsidR="00ED2E28" w:rsidRPr="0027262B" w:rsidRDefault="00ED2E28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12116EC5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A3689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En esta evaluación,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las duplas de trabajo</w:t>
            </w:r>
            <w:r w:rsidRPr="00A3689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deben instalar y aplicar las herramientas de testing y frameworks para probar los RF y RNF, así como también las pruebas unitarias y de integración del software propuesto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A3689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demostrando sus competencias y capacidades en el rol de QA. </w:t>
            </w:r>
          </w:p>
          <w:p w14:paraId="5C8A18A2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1ECE8EC" w14:textId="278356C1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Deben confeccionar un informe con los resultados de la ejecución de pruebas de Automatización, análisis de código</w:t>
            </w:r>
            <w:r w:rsidR="72A19EC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pruebas unitarias</w:t>
            </w:r>
            <w:r w:rsidR="72A19EC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 Considerando el análisis de código estático, deben detallar de los resultados de cada tipo de prueba (automatizadas, unitarias y de integración), identificando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las vulnerabilidades de seguridad detectadas, </w:t>
            </w:r>
            <w:r w:rsidR="72A19ECA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indicando el contraste entre resultado esperado/obtenido, para detectar problemas de calidad en el software. 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Para lograrlo, deberán: </w:t>
            </w:r>
          </w:p>
          <w:p w14:paraId="1DC05C4C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D1FD2C9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1) Instalar y aplicar las herramientas de </w:t>
            </w:r>
            <w:r w:rsidRPr="0426FF2F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automatización de pruebas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tales como Selenium IDE y Katalon Studio. </w:t>
            </w:r>
          </w:p>
          <w:p w14:paraId="4DFA1027" w14:textId="0B824B60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2) Instalar y aplicar herramientas de </w:t>
            </w:r>
            <w:r w:rsidRPr="0426FF2F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inspección de código </w:t>
            </w:r>
            <w:r w:rsidR="78E9F804" w:rsidRPr="0426FF2F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estático</w:t>
            </w:r>
            <w:r w:rsidR="78E9F804"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como</w:t>
            </w:r>
            <w:r w:rsidR="78E9F804" w:rsidRPr="0426FF2F">
              <w:rPr>
                <w:rFonts w:eastAsia="Arial"/>
                <w:color w:val="000000" w:themeColor="text1"/>
                <w:sz w:val="22"/>
                <w:szCs w:val="22"/>
              </w:rPr>
              <w:t xml:space="preserve"> 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SonarQube. </w:t>
            </w:r>
          </w:p>
          <w:p w14:paraId="01C2F1DD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3) Instalar y aplicar herramientas JUNIT para realizar pruebas </w:t>
            </w:r>
            <w:r w:rsidRPr="0426FF2F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unitarias y de integración.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64AEB210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4) Instalar y aplicar herramientas de </w:t>
            </w:r>
            <w:r w:rsidRPr="0426FF2F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análisis de vulnerabilidades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basadas en OWASP-ZAP. </w:t>
            </w:r>
          </w:p>
          <w:p w14:paraId="0CA82347" w14:textId="77777777" w:rsidR="00A36895" w:rsidRDefault="00A36895" w:rsidP="000C5C5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5) Instalar y aplicar herramientas de </w:t>
            </w:r>
            <w:r w:rsidRPr="0426FF2F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carga y estrés</w:t>
            </w:r>
            <w:r w:rsidRPr="0426FF2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determinar comportamiento del software. </w:t>
            </w:r>
          </w:p>
          <w:p w14:paraId="012A20DD" w14:textId="347C5C59" w:rsidR="00F31B43" w:rsidRDefault="78E9F804" w:rsidP="000C5C59">
            <w:pPr>
              <w:rPr>
                <w:rStyle w:val="normaltextrun"/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</w:pPr>
            <w:r w:rsidRPr="00F31B43">
              <w:rPr>
                <w:rFonts w:ascii="Arial" w:eastAsia="Arial" w:hAnsi="Arial" w:cs="Arial"/>
                <w:color w:val="auto"/>
                <w:sz w:val="22"/>
                <w:szCs w:val="22"/>
              </w:rPr>
              <w:t xml:space="preserve">6) </w:t>
            </w:r>
            <w:r w:rsidRPr="00F31B43"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Presenta</w:t>
            </w:r>
            <w:r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r</w:t>
            </w:r>
            <w:r w:rsidRPr="00F31B43"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 xml:space="preserve"> </w:t>
            </w:r>
            <w:r w:rsidRPr="00F31B43">
              <w:rPr>
                <w:rStyle w:val="normaltextrun"/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 xml:space="preserve">conclusiones </w:t>
            </w:r>
            <w:r w:rsidRPr="00F31B43">
              <w:rPr>
                <w:rStyle w:val="normaltextrun"/>
                <w:rFonts w:ascii="Arial" w:hAnsi="Arial" w:cs="Arial"/>
                <w:b/>
                <w:bCs/>
                <w:color w:val="auto"/>
                <w:sz w:val="22"/>
                <w:szCs w:val="22"/>
                <w:shd w:val="clear" w:color="auto" w:fill="FFFFFF"/>
              </w:rPr>
              <w:t>individuales y grupales</w:t>
            </w:r>
            <w:r w:rsidRPr="00F31B43">
              <w:rPr>
                <w:rStyle w:val="normaltextrun"/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,</w:t>
            </w:r>
            <w:r w:rsidRPr="00F31B43">
              <w:rPr>
                <w:rStyle w:val="normaltextrun"/>
                <w:color w:val="auto"/>
                <w:sz w:val="22"/>
                <w:szCs w:val="22"/>
                <w:shd w:val="clear" w:color="auto" w:fill="FFFFFF"/>
              </w:rPr>
              <w:t xml:space="preserve"> </w:t>
            </w:r>
            <w:r w:rsidRPr="00F31B43">
              <w:rPr>
                <w:rStyle w:val="normaltextrun"/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obtenidas del proceso de testing, apoyadas en el uso de las herramientas de calidad de software.</w:t>
            </w:r>
          </w:p>
          <w:p w14:paraId="026AF745" w14:textId="77777777" w:rsidR="00F31B43" w:rsidRPr="00F31B43" w:rsidRDefault="00F31B43" w:rsidP="000C5C59">
            <w:pPr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14:paraId="169311DC" w14:textId="01E10837" w:rsidR="000C5C59" w:rsidRDefault="00A36895" w:rsidP="000C5C59">
            <w:pPr>
              <w:rPr>
                <w:rFonts w:ascii="Arial" w:eastAsia="Arial" w:hAnsi="Arial" w:cs="Arial"/>
                <w:color w:val="000000" w:themeColor="text1"/>
                <w:sz w:val="40"/>
                <w:szCs w:val="40"/>
                <w:lang w:val="es-CL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La evaluación se lleva a cabo mediante la entrega de un informe escrito, el cual contiene secciones que se completarán de manera </w:t>
            </w: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individual por cada integrante. </w:t>
            </w:r>
            <w:r>
              <w:rPr>
                <w:rStyle w:val="normaltextrun"/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Para esto, debes asumir un rol (Estudiante 1 o Estudiante 2) y completar los ítems correspondientes.</w:t>
            </w:r>
            <w:r>
              <w:rPr>
                <w:rStyle w:val="eop"/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</w:tbl>
    <w:p w14:paraId="5CDB07F0" w14:textId="06DE4356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bookmarkStart w:id="15" w:name="_GoBack"/>
      <w:bookmarkEnd w:id="15"/>
    </w:p>
    <w:sectPr w:rsidR="7866BBE5" w:rsidSect="005164FA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08A96B4" w16cex:dateUtc="2024-01-10T19:24:00Z"/>
  <w16cex:commentExtensible w16cex:durableId="7D9FCF17" w16cex:dateUtc="2024-01-10T19:24:00Z"/>
  <w16cex:commentExtensible w16cex:durableId="7B451209" w16cex:dateUtc="2024-01-10T19:25:00Z"/>
  <w16cex:commentExtensible w16cex:durableId="7275DE75" w16cex:dateUtc="2024-01-10T19:25:00Z"/>
  <w16cex:commentExtensible w16cex:durableId="1933074F" w16cex:dateUtc="2024-01-10T19:10:00Z"/>
  <w16cex:commentExtensible w16cex:durableId="42D3B03C" w16cex:dateUtc="2024-01-10T1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2F2346" w16cid:durableId="008A96B4"/>
  <w16cid:commentId w16cid:paraId="2A79B3E8" w16cid:durableId="7D9FCF17"/>
  <w16cid:commentId w16cid:paraId="0FD7A384" w16cid:durableId="7B451209"/>
  <w16cid:commentId w16cid:paraId="0D4B986E" w16cid:durableId="7275DE75"/>
  <w16cid:commentId w16cid:paraId="668A32E8" w16cid:durableId="1933074F"/>
  <w16cid:commentId w16cid:paraId="620FEC1A" w16cid:durableId="42D3B03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382C16" w14:textId="77777777" w:rsidR="00F263F3" w:rsidRDefault="00F263F3" w:rsidP="00B2162E">
      <w:r>
        <w:separator/>
      </w:r>
    </w:p>
  </w:endnote>
  <w:endnote w:type="continuationSeparator" w:id="0">
    <w:p w14:paraId="32461EB1" w14:textId="77777777" w:rsidR="00F263F3" w:rsidRDefault="00F263F3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F238EC3" w14:textId="3C890E77" w:rsidR="004D08D3" w:rsidRDefault="004D08D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2023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upo 37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1505BB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:rsidR="004D08D3" w:rsidRDefault="004D08D3" w14:paraId="0F238EC3" w14:textId="3C890E7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2023</w:t>
                          </w:r>
                        </w:p>
                      </w:sdtContent>
                    </w:sdt>
                    <w:p w:rsidR="004D08D3" w:rsidRDefault="004D08D3" w14:paraId="622881A4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705F69DE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215396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4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3ECDF275" w14:textId="705F69DE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215396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4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3C9D4E" w14:textId="77777777" w:rsidR="00F263F3" w:rsidRDefault="00F263F3" w:rsidP="00B2162E">
      <w:r>
        <w:separator/>
      </w:r>
    </w:p>
  </w:footnote>
  <w:footnote w:type="continuationSeparator" w:id="0">
    <w:p w14:paraId="6CC9703C" w14:textId="77777777" w:rsidR="00F263F3" w:rsidRDefault="00F263F3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DD7F0"/>
    <w:multiLevelType w:val="hybridMultilevel"/>
    <w:tmpl w:val="008A08A2"/>
    <w:lvl w:ilvl="0" w:tplc="910AD2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220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C3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4C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88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ED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C3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22D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A2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1870D13"/>
    <w:multiLevelType w:val="hybridMultilevel"/>
    <w:tmpl w:val="A5F8B948"/>
    <w:lvl w:ilvl="0" w:tplc="749CEAE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78A1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8C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A7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85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EA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CE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46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AA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4C5907"/>
    <w:multiLevelType w:val="hybridMultilevel"/>
    <w:tmpl w:val="D23A8ACA"/>
    <w:lvl w:ilvl="0" w:tplc="0DB8CA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CD4F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8F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25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A0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044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2A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C0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88E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F198A2"/>
    <w:multiLevelType w:val="hybridMultilevel"/>
    <w:tmpl w:val="2970F770"/>
    <w:lvl w:ilvl="0" w:tplc="1DEA08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ADEC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4B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49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49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08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E3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A5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07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19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FBEA6"/>
    <w:multiLevelType w:val="hybridMultilevel"/>
    <w:tmpl w:val="FFEC885E"/>
    <w:lvl w:ilvl="0" w:tplc="142C22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5AA9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0E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09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63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A0B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EB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AF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0D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17"/>
  </w:num>
  <w:num w:numId="5">
    <w:abstractNumId w:val="11"/>
  </w:num>
  <w:num w:numId="6">
    <w:abstractNumId w:val="6"/>
  </w:num>
  <w:num w:numId="7">
    <w:abstractNumId w:val="15"/>
  </w:num>
  <w:num w:numId="8">
    <w:abstractNumId w:val="19"/>
  </w:num>
  <w:num w:numId="9">
    <w:abstractNumId w:val="9"/>
  </w:num>
  <w:num w:numId="10">
    <w:abstractNumId w:val="5"/>
  </w:num>
  <w:num w:numId="11">
    <w:abstractNumId w:val="16"/>
  </w:num>
  <w:num w:numId="12">
    <w:abstractNumId w:val="10"/>
  </w:num>
  <w:num w:numId="13">
    <w:abstractNumId w:val="7"/>
  </w:num>
  <w:num w:numId="14">
    <w:abstractNumId w:val="14"/>
  </w:num>
  <w:num w:numId="15">
    <w:abstractNumId w:val="3"/>
  </w:num>
  <w:num w:numId="16">
    <w:abstractNumId w:val="1"/>
  </w:num>
  <w:num w:numId="17">
    <w:abstractNumId w:val="0"/>
  </w:num>
  <w:num w:numId="18">
    <w:abstractNumId w:val="18"/>
  </w:num>
  <w:num w:numId="19">
    <w:abstractNumId w:val="22"/>
  </w:num>
  <w:num w:numId="20">
    <w:abstractNumId w:val="21"/>
  </w:num>
  <w:num w:numId="21">
    <w:abstractNumId w:val="12"/>
  </w:num>
  <w:num w:numId="22">
    <w:abstractNumId w:val="4"/>
  </w:num>
  <w:num w:numId="2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elipe Nova R.">
    <w15:presenceInfo w15:providerId="AD" w15:userId="S::fnovar@duoc.cl::de2c8997-0eba-4ec6-b19d-668cbf3ee0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2E"/>
    <w:rsid w:val="000052E7"/>
    <w:rsid w:val="000073E6"/>
    <w:rsid w:val="00011D77"/>
    <w:rsid w:val="00015A14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5650"/>
    <w:rsid w:val="00066DC7"/>
    <w:rsid w:val="00070554"/>
    <w:rsid w:val="00072A25"/>
    <w:rsid w:val="00076E0E"/>
    <w:rsid w:val="0008057B"/>
    <w:rsid w:val="000855F1"/>
    <w:rsid w:val="000B46DD"/>
    <w:rsid w:val="000C2803"/>
    <w:rsid w:val="000C3E6C"/>
    <w:rsid w:val="000C5C59"/>
    <w:rsid w:val="000E427A"/>
    <w:rsid w:val="000E6C92"/>
    <w:rsid w:val="000F58F5"/>
    <w:rsid w:val="001018E1"/>
    <w:rsid w:val="00103C5B"/>
    <w:rsid w:val="001158F4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6445F"/>
    <w:rsid w:val="00172AF2"/>
    <w:rsid w:val="00175049"/>
    <w:rsid w:val="00175519"/>
    <w:rsid w:val="001829C2"/>
    <w:rsid w:val="0019144D"/>
    <w:rsid w:val="00191C7C"/>
    <w:rsid w:val="00197633"/>
    <w:rsid w:val="001A2845"/>
    <w:rsid w:val="001B160A"/>
    <w:rsid w:val="001D0A4B"/>
    <w:rsid w:val="001F1473"/>
    <w:rsid w:val="001F5054"/>
    <w:rsid w:val="00214F84"/>
    <w:rsid w:val="00215396"/>
    <w:rsid w:val="002167D7"/>
    <w:rsid w:val="00223A41"/>
    <w:rsid w:val="00227AE2"/>
    <w:rsid w:val="00231E28"/>
    <w:rsid w:val="00246E1A"/>
    <w:rsid w:val="00260813"/>
    <w:rsid w:val="002657C4"/>
    <w:rsid w:val="002709EC"/>
    <w:rsid w:val="00270D65"/>
    <w:rsid w:val="0027262B"/>
    <w:rsid w:val="0027411D"/>
    <w:rsid w:val="00295A8C"/>
    <w:rsid w:val="002A1F2C"/>
    <w:rsid w:val="002A4AD7"/>
    <w:rsid w:val="002C74BA"/>
    <w:rsid w:val="002D0F6D"/>
    <w:rsid w:val="002D7C74"/>
    <w:rsid w:val="002E0FAC"/>
    <w:rsid w:val="002E117B"/>
    <w:rsid w:val="002E199C"/>
    <w:rsid w:val="002F096E"/>
    <w:rsid w:val="002F65F4"/>
    <w:rsid w:val="003015DD"/>
    <w:rsid w:val="00302598"/>
    <w:rsid w:val="00312C57"/>
    <w:rsid w:val="003130B9"/>
    <w:rsid w:val="00317EBC"/>
    <w:rsid w:val="00326B6A"/>
    <w:rsid w:val="003323B5"/>
    <w:rsid w:val="00333D78"/>
    <w:rsid w:val="00334FAC"/>
    <w:rsid w:val="00340211"/>
    <w:rsid w:val="003414FE"/>
    <w:rsid w:val="0034225C"/>
    <w:rsid w:val="00354A25"/>
    <w:rsid w:val="003559CB"/>
    <w:rsid w:val="00357677"/>
    <w:rsid w:val="00385BFA"/>
    <w:rsid w:val="00386FB2"/>
    <w:rsid w:val="00396E6E"/>
    <w:rsid w:val="003A1728"/>
    <w:rsid w:val="003A22C1"/>
    <w:rsid w:val="003A2AE6"/>
    <w:rsid w:val="003A7E85"/>
    <w:rsid w:val="003C0423"/>
    <w:rsid w:val="003C4081"/>
    <w:rsid w:val="003E452B"/>
    <w:rsid w:val="003E5189"/>
    <w:rsid w:val="003F5065"/>
    <w:rsid w:val="004148F2"/>
    <w:rsid w:val="00415B21"/>
    <w:rsid w:val="004321AE"/>
    <w:rsid w:val="004321D9"/>
    <w:rsid w:val="004406DC"/>
    <w:rsid w:val="00444852"/>
    <w:rsid w:val="004556ED"/>
    <w:rsid w:val="00464D06"/>
    <w:rsid w:val="004657B1"/>
    <w:rsid w:val="00472F7D"/>
    <w:rsid w:val="00476C5D"/>
    <w:rsid w:val="00481A5D"/>
    <w:rsid w:val="00482ADC"/>
    <w:rsid w:val="00486162"/>
    <w:rsid w:val="004922E1"/>
    <w:rsid w:val="004A370D"/>
    <w:rsid w:val="004A41FB"/>
    <w:rsid w:val="004A44A6"/>
    <w:rsid w:val="004A5EDB"/>
    <w:rsid w:val="004B4AEA"/>
    <w:rsid w:val="004C53F3"/>
    <w:rsid w:val="004C67D6"/>
    <w:rsid w:val="004C7214"/>
    <w:rsid w:val="004D08D3"/>
    <w:rsid w:val="004E1217"/>
    <w:rsid w:val="004E21E7"/>
    <w:rsid w:val="004E45D3"/>
    <w:rsid w:val="004F0B5D"/>
    <w:rsid w:val="004F0C17"/>
    <w:rsid w:val="004F6A3B"/>
    <w:rsid w:val="00500C5A"/>
    <w:rsid w:val="00501C24"/>
    <w:rsid w:val="005164FA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90E6F"/>
    <w:rsid w:val="00593967"/>
    <w:rsid w:val="0059687F"/>
    <w:rsid w:val="00597F89"/>
    <w:rsid w:val="005A03F9"/>
    <w:rsid w:val="005B1032"/>
    <w:rsid w:val="005B182B"/>
    <w:rsid w:val="005B52EB"/>
    <w:rsid w:val="005C4AA3"/>
    <w:rsid w:val="005D117A"/>
    <w:rsid w:val="005D48EA"/>
    <w:rsid w:val="005E3DF5"/>
    <w:rsid w:val="005F2B37"/>
    <w:rsid w:val="006048EB"/>
    <w:rsid w:val="00605074"/>
    <w:rsid w:val="006142EB"/>
    <w:rsid w:val="00616E01"/>
    <w:rsid w:val="00617F5C"/>
    <w:rsid w:val="00620677"/>
    <w:rsid w:val="006234E9"/>
    <w:rsid w:val="00630A9D"/>
    <w:rsid w:val="006536E7"/>
    <w:rsid w:val="006610B2"/>
    <w:rsid w:val="00661ED1"/>
    <w:rsid w:val="00683F17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E18E2"/>
    <w:rsid w:val="006F39FF"/>
    <w:rsid w:val="006F7CFE"/>
    <w:rsid w:val="007055B6"/>
    <w:rsid w:val="007064ED"/>
    <w:rsid w:val="00707266"/>
    <w:rsid w:val="00710CA3"/>
    <w:rsid w:val="007168B5"/>
    <w:rsid w:val="00750FAF"/>
    <w:rsid w:val="00752417"/>
    <w:rsid w:val="0075779B"/>
    <w:rsid w:val="007B351D"/>
    <w:rsid w:val="007B56B6"/>
    <w:rsid w:val="007C1CA5"/>
    <w:rsid w:val="007D4860"/>
    <w:rsid w:val="007E2FFB"/>
    <w:rsid w:val="007E3378"/>
    <w:rsid w:val="007F3CB6"/>
    <w:rsid w:val="007F426E"/>
    <w:rsid w:val="00801513"/>
    <w:rsid w:val="008043A0"/>
    <w:rsid w:val="008070B0"/>
    <w:rsid w:val="00807681"/>
    <w:rsid w:val="008113C2"/>
    <w:rsid w:val="0081418F"/>
    <w:rsid w:val="00815D5B"/>
    <w:rsid w:val="008163CB"/>
    <w:rsid w:val="00833E13"/>
    <w:rsid w:val="00835A2A"/>
    <w:rsid w:val="008444AA"/>
    <w:rsid w:val="0084454C"/>
    <w:rsid w:val="0086158E"/>
    <w:rsid w:val="008627C4"/>
    <w:rsid w:val="00869192"/>
    <w:rsid w:val="00877104"/>
    <w:rsid w:val="008776F5"/>
    <w:rsid w:val="0088194E"/>
    <w:rsid w:val="00882469"/>
    <w:rsid w:val="008A3E94"/>
    <w:rsid w:val="008A46E8"/>
    <w:rsid w:val="008A51A2"/>
    <w:rsid w:val="008B05EC"/>
    <w:rsid w:val="008B6FA5"/>
    <w:rsid w:val="008C29BC"/>
    <w:rsid w:val="008C6DF5"/>
    <w:rsid w:val="008D1C8D"/>
    <w:rsid w:val="008D2467"/>
    <w:rsid w:val="008D6190"/>
    <w:rsid w:val="008D6409"/>
    <w:rsid w:val="008E34F2"/>
    <w:rsid w:val="008F595B"/>
    <w:rsid w:val="00900FBD"/>
    <w:rsid w:val="009211F2"/>
    <w:rsid w:val="0092715D"/>
    <w:rsid w:val="009342E6"/>
    <w:rsid w:val="00944A1D"/>
    <w:rsid w:val="00953A89"/>
    <w:rsid w:val="00961969"/>
    <w:rsid w:val="00963A47"/>
    <w:rsid w:val="009669A4"/>
    <w:rsid w:val="00966BCB"/>
    <w:rsid w:val="00970DC4"/>
    <w:rsid w:val="00982FF8"/>
    <w:rsid w:val="00984EEC"/>
    <w:rsid w:val="00994617"/>
    <w:rsid w:val="009946BE"/>
    <w:rsid w:val="009A178B"/>
    <w:rsid w:val="009B18C2"/>
    <w:rsid w:val="009B298B"/>
    <w:rsid w:val="009B6DA6"/>
    <w:rsid w:val="009B7BAE"/>
    <w:rsid w:val="009C31EF"/>
    <w:rsid w:val="009D4502"/>
    <w:rsid w:val="009D4644"/>
    <w:rsid w:val="009E5F0D"/>
    <w:rsid w:val="009E6474"/>
    <w:rsid w:val="00A12210"/>
    <w:rsid w:val="00A329AA"/>
    <w:rsid w:val="00A358CB"/>
    <w:rsid w:val="00A36895"/>
    <w:rsid w:val="00A63596"/>
    <w:rsid w:val="00A85464"/>
    <w:rsid w:val="00AA64CA"/>
    <w:rsid w:val="00AB10A7"/>
    <w:rsid w:val="00AC164E"/>
    <w:rsid w:val="00AC45AD"/>
    <w:rsid w:val="00AC4CDA"/>
    <w:rsid w:val="00AC716E"/>
    <w:rsid w:val="00AE5086"/>
    <w:rsid w:val="00AF0F6E"/>
    <w:rsid w:val="00AF425A"/>
    <w:rsid w:val="00B10351"/>
    <w:rsid w:val="00B12156"/>
    <w:rsid w:val="00B1726D"/>
    <w:rsid w:val="00B20C65"/>
    <w:rsid w:val="00B2162E"/>
    <w:rsid w:val="00B217FE"/>
    <w:rsid w:val="00B24AC5"/>
    <w:rsid w:val="00B3402E"/>
    <w:rsid w:val="00B40B35"/>
    <w:rsid w:val="00B42526"/>
    <w:rsid w:val="00B43B18"/>
    <w:rsid w:val="00B52AF3"/>
    <w:rsid w:val="00B55883"/>
    <w:rsid w:val="00B60C54"/>
    <w:rsid w:val="00B60C8A"/>
    <w:rsid w:val="00B60E91"/>
    <w:rsid w:val="00B70AAE"/>
    <w:rsid w:val="00B75752"/>
    <w:rsid w:val="00B7708E"/>
    <w:rsid w:val="00B77387"/>
    <w:rsid w:val="00B776C4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C1109A"/>
    <w:rsid w:val="00C11694"/>
    <w:rsid w:val="00C25510"/>
    <w:rsid w:val="00C307C4"/>
    <w:rsid w:val="00C343CD"/>
    <w:rsid w:val="00C523F4"/>
    <w:rsid w:val="00C62220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7D01"/>
    <w:rsid w:val="00CF1D56"/>
    <w:rsid w:val="00D004F0"/>
    <w:rsid w:val="00D023D4"/>
    <w:rsid w:val="00D10152"/>
    <w:rsid w:val="00D14048"/>
    <w:rsid w:val="00D15350"/>
    <w:rsid w:val="00D23ED5"/>
    <w:rsid w:val="00D2673D"/>
    <w:rsid w:val="00D27B49"/>
    <w:rsid w:val="00D31C2D"/>
    <w:rsid w:val="00D45EC9"/>
    <w:rsid w:val="00D62561"/>
    <w:rsid w:val="00D74EA2"/>
    <w:rsid w:val="00D778ED"/>
    <w:rsid w:val="00D816FA"/>
    <w:rsid w:val="00D82B37"/>
    <w:rsid w:val="00D87295"/>
    <w:rsid w:val="00D95AFE"/>
    <w:rsid w:val="00DA1FAF"/>
    <w:rsid w:val="00DA76C3"/>
    <w:rsid w:val="00DB3158"/>
    <w:rsid w:val="00DC2C92"/>
    <w:rsid w:val="00DC72F1"/>
    <w:rsid w:val="00DD1114"/>
    <w:rsid w:val="00DE2D75"/>
    <w:rsid w:val="00DE63DA"/>
    <w:rsid w:val="00DE7190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90483"/>
    <w:rsid w:val="00E90F12"/>
    <w:rsid w:val="00EA3493"/>
    <w:rsid w:val="00EB230E"/>
    <w:rsid w:val="00EB325B"/>
    <w:rsid w:val="00EC0D2E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13261"/>
    <w:rsid w:val="00F13662"/>
    <w:rsid w:val="00F16A3A"/>
    <w:rsid w:val="00F235FA"/>
    <w:rsid w:val="00F23C6A"/>
    <w:rsid w:val="00F263F3"/>
    <w:rsid w:val="00F27EE1"/>
    <w:rsid w:val="00F31A4C"/>
    <w:rsid w:val="00F31B43"/>
    <w:rsid w:val="00F47844"/>
    <w:rsid w:val="00F71DAE"/>
    <w:rsid w:val="00F74EC4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2BBF"/>
    <w:rsid w:val="00FD58AF"/>
    <w:rsid w:val="00FD5B10"/>
    <w:rsid w:val="00FE14BA"/>
    <w:rsid w:val="00FE7065"/>
    <w:rsid w:val="00FF2941"/>
    <w:rsid w:val="0169ED97"/>
    <w:rsid w:val="01B881BE"/>
    <w:rsid w:val="0426FF2F"/>
    <w:rsid w:val="0495B0E0"/>
    <w:rsid w:val="05720DC1"/>
    <w:rsid w:val="0715031E"/>
    <w:rsid w:val="08365D7A"/>
    <w:rsid w:val="08C68513"/>
    <w:rsid w:val="0A29E74E"/>
    <w:rsid w:val="0AF376A1"/>
    <w:rsid w:val="0BF17680"/>
    <w:rsid w:val="0D77AB9B"/>
    <w:rsid w:val="0E1D368B"/>
    <w:rsid w:val="0E664411"/>
    <w:rsid w:val="0FBA1CEF"/>
    <w:rsid w:val="124DF84C"/>
    <w:rsid w:val="13685D10"/>
    <w:rsid w:val="143DC3BF"/>
    <w:rsid w:val="143FCD42"/>
    <w:rsid w:val="1592A929"/>
    <w:rsid w:val="15AC0E0D"/>
    <w:rsid w:val="1A6A32F5"/>
    <w:rsid w:val="1B830A69"/>
    <w:rsid w:val="1C8F1311"/>
    <w:rsid w:val="1CE6ADFA"/>
    <w:rsid w:val="1D0271EF"/>
    <w:rsid w:val="21978AD2"/>
    <w:rsid w:val="27C8AD8A"/>
    <w:rsid w:val="29E79134"/>
    <w:rsid w:val="2A29FA5A"/>
    <w:rsid w:val="2A84EDD0"/>
    <w:rsid w:val="2AB8176C"/>
    <w:rsid w:val="2C8ED339"/>
    <w:rsid w:val="2D114814"/>
    <w:rsid w:val="2ED24094"/>
    <w:rsid w:val="33A9AA26"/>
    <w:rsid w:val="358193A7"/>
    <w:rsid w:val="367CFCFC"/>
    <w:rsid w:val="38C94DE9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B225465"/>
    <w:rsid w:val="5FCB7DE0"/>
    <w:rsid w:val="60B914C9"/>
    <w:rsid w:val="60C1EB73"/>
    <w:rsid w:val="60F7D5D5"/>
    <w:rsid w:val="61E8CDEE"/>
    <w:rsid w:val="62CD126C"/>
    <w:rsid w:val="6340F98B"/>
    <w:rsid w:val="63D02613"/>
    <w:rsid w:val="64755E84"/>
    <w:rsid w:val="6F7AD4BF"/>
    <w:rsid w:val="7116A520"/>
    <w:rsid w:val="718A6866"/>
    <w:rsid w:val="72387EB9"/>
    <w:rsid w:val="72A19ECA"/>
    <w:rsid w:val="737040DD"/>
    <w:rsid w:val="7692ADF0"/>
    <w:rsid w:val="76CC98AF"/>
    <w:rsid w:val="7866BBE5"/>
    <w:rsid w:val="78E9F804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Cuadrculadetab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customStyle="1" w:styleId="paragraph">
    <w:name w:val="paragraph"/>
    <w:basedOn w:val="Normal"/>
    <w:rsid w:val="003130B9"/>
    <w:pPr>
      <w:spacing w:before="100" w:beforeAutospacing="1" w:after="100" w:afterAutospacing="1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C093E32-3B60-4BAE-8DD1-0A01DF391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719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Manuela Jiménez A.</cp:lastModifiedBy>
  <cp:revision>2</cp:revision>
  <cp:lastPrinted>2021-11-25T12:30:00Z</cp:lastPrinted>
  <dcterms:created xsi:type="dcterms:W3CDTF">2024-01-29T22:08:00Z</dcterms:created>
  <dcterms:modified xsi:type="dcterms:W3CDTF">2024-01-29T22:08:00Z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